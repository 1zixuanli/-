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D6C0" w14:textId="77777777" w:rsidR="00466B5A" w:rsidRDefault="00000000">
      <w:pPr>
        <w:pStyle w:val="a3"/>
        <w:spacing w:line="40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北京联合大学毕业设计开题报告</w:t>
      </w:r>
    </w:p>
    <w:p w14:paraId="0C244A09" w14:textId="77777777" w:rsidR="00466B5A" w:rsidRDefault="00466B5A">
      <w:pPr>
        <w:pStyle w:val="a3"/>
        <w:spacing w:line="400" w:lineRule="exact"/>
        <w:jc w:val="center"/>
        <w:rPr>
          <w:b/>
          <w:sz w:val="36"/>
          <w:szCs w:val="36"/>
        </w:rPr>
      </w:pPr>
    </w:p>
    <w:p w14:paraId="6738FD47" w14:textId="77777777" w:rsidR="00466B5A" w:rsidRDefault="00000000">
      <w:pPr>
        <w:spacing w:line="400" w:lineRule="exact"/>
        <w:rPr>
          <w:rFonts w:ascii="宋体" w:hAnsi="宋体" w:hint="eastAsia"/>
          <w:sz w:val="24"/>
          <w:u w:val="single"/>
        </w:rPr>
      </w:pPr>
      <w:r>
        <w:rPr>
          <w:rFonts w:hint="eastAsia"/>
          <w:sz w:val="24"/>
          <w:szCs w:val="24"/>
        </w:rPr>
        <w:t>题目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</w:t>
      </w:r>
      <w:commentRangeStart w:id="0"/>
      <w:r>
        <w:rPr>
          <w:rFonts w:ascii="宋体" w:hAnsi="宋体" w:hint="eastAsia"/>
          <w:sz w:val="24"/>
          <w:u w:val="single"/>
        </w:rPr>
        <w:t xml:space="preserve">基于SSM的车票售卖系统                                                              </w:t>
      </w:r>
      <w:commentRangeEnd w:id="0"/>
      <w:r w:rsidR="00932462">
        <w:rPr>
          <w:rStyle w:val="a8"/>
        </w:rPr>
        <w:commentReference w:id="0"/>
      </w:r>
    </w:p>
    <w:p w14:paraId="10598DF9" w14:textId="77777777" w:rsidR="00466B5A" w:rsidRDefault="00000000">
      <w:pPr>
        <w:spacing w:line="40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专业：</w:t>
      </w:r>
      <w:r>
        <w:rPr>
          <w:rFonts w:ascii="宋体" w:hAnsi="宋体" w:hint="eastAsia"/>
          <w:sz w:val="24"/>
          <w:u w:val="single"/>
        </w:rPr>
        <w:t xml:space="preserve">  计算机科学与技术        </w:t>
      </w:r>
      <w:r>
        <w:rPr>
          <w:rFonts w:ascii="宋体" w:hAnsi="宋体" w:hint="eastAsia"/>
          <w:sz w:val="24"/>
        </w:rPr>
        <w:t xml:space="preserve">  指导教师：</w:t>
      </w:r>
      <w:r>
        <w:rPr>
          <w:rFonts w:ascii="宋体" w:hAnsi="宋体" w:hint="eastAsia"/>
          <w:sz w:val="24"/>
          <w:u w:val="single"/>
        </w:rPr>
        <w:t xml:space="preserve">  戴庆龙                        </w:t>
      </w:r>
    </w:p>
    <w:p w14:paraId="56A842A0" w14:textId="77777777" w:rsidR="00466B5A" w:rsidRDefault="00000000">
      <w:pPr>
        <w:spacing w:line="40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学院：</w:t>
      </w:r>
      <w:r>
        <w:rPr>
          <w:rFonts w:ascii="宋体" w:hAnsi="宋体" w:hint="eastAsia"/>
          <w:sz w:val="24"/>
          <w:u w:val="single"/>
        </w:rPr>
        <w:t xml:space="preserve">  智慧城市学院            </w:t>
      </w:r>
      <w:r>
        <w:rPr>
          <w:rFonts w:ascii="宋体" w:hAnsi="宋体" w:hint="eastAsia"/>
          <w:sz w:val="24"/>
        </w:rPr>
        <w:t xml:space="preserve">  学号：</w:t>
      </w:r>
      <w:r>
        <w:rPr>
          <w:rFonts w:ascii="宋体" w:hAnsi="宋体" w:hint="eastAsia"/>
          <w:sz w:val="24"/>
          <w:u w:val="single"/>
        </w:rPr>
        <w:t xml:space="preserve"> 2022240332011                            </w:t>
      </w:r>
    </w:p>
    <w:p w14:paraId="1010E4AC" w14:textId="77777777" w:rsidR="00466B5A" w:rsidRDefault="00000000">
      <w:pPr>
        <w:spacing w:line="40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班级：</w:t>
      </w:r>
      <w:r>
        <w:rPr>
          <w:rFonts w:ascii="宋体" w:hAnsi="宋体" w:hint="eastAsia"/>
          <w:sz w:val="24"/>
          <w:u w:val="single"/>
        </w:rPr>
        <w:t xml:space="preserve">  2201B2</w:t>
      </w:r>
      <w:r>
        <w:rPr>
          <w:rFonts w:ascii="宋体" w:hAnsi="宋体"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  <w:u w:val="single"/>
        </w:rPr>
        <w:t xml:space="preserve">             </w:t>
      </w:r>
      <w:r>
        <w:rPr>
          <w:rFonts w:ascii="宋体" w:hAnsi="宋体" w:hint="eastAsia"/>
          <w:sz w:val="24"/>
        </w:rPr>
        <w:t xml:space="preserve">  姓名：</w:t>
      </w:r>
      <w:r>
        <w:rPr>
          <w:rFonts w:ascii="宋体" w:hAnsi="宋体" w:hint="eastAsia"/>
          <w:sz w:val="24"/>
          <w:u w:val="single"/>
        </w:rPr>
        <w:t xml:space="preserve"> 李子轩                             </w:t>
      </w:r>
    </w:p>
    <w:p w14:paraId="73214737" w14:textId="77777777" w:rsidR="00466B5A" w:rsidRDefault="00466B5A">
      <w:pPr>
        <w:rPr>
          <w:rFonts w:ascii="Times New Roman" w:hAnsi="Times New Roman" w:cs="Times New Roman"/>
          <w:color w:val="000000"/>
          <w:szCs w:val="21"/>
          <w:shd w:val="clear" w:color="auto" w:fill="FAFAFA"/>
        </w:rPr>
      </w:pPr>
    </w:p>
    <w:p w14:paraId="5EB5F3AD" w14:textId="77777777" w:rsidR="00466B5A" w:rsidRDefault="00466B5A">
      <w:pPr>
        <w:rPr>
          <w:rFonts w:ascii="Times New Roman" w:hAnsi="Times New Roman" w:cs="Times New Roman"/>
          <w:color w:val="000000"/>
          <w:szCs w:val="21"/>
          <w:shd w:val="clear" w:color="auto" w:fill="FAFAFA"/>
        </w:rPr>
      </w:pPr>
    </w:p>
    <w:p w14:paraId="055226DE" w14:textId="77777777" w:rsidR="00466B5A" w:rsidRDefault="00000000">
      <w:pP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一、课题任务与目的</w:t>
      </w:r>
    </w:p>
    <w:p w14:paraId="3BA9BF28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随着我国铁路交通运输行业的持续发展，高铁、普速列车网络覆盖日益广泛，铁路出行已成为民众跨区域出行的首选方式，铁路车票的线上售卖需求持续增长。传统车站人工售票模式效率低下，难以满足用户便捷购票的需求；而现有大型售票系统功能繁杂，对于中小型铁路运营场景或专项售票需求的适配性不足。因此，开发一款功能简洁、操作便捷、专注于核心售票业务的铁路车票售卖管理系统具有重要的现实意义。</w:t>
      </w:r>
    </w:p>
    <w:p w14:paraId="7A173752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SSM（Spring + Spring MVC + MyBatis）框架作为 Java 企业级开发的成熟框架，具备耦合度低、稳定性强、数据交互高效等优势；Vue 框架则以轻量灵活、前端交互友好、组件化开发便捷等特点，成为主流前端开发技术。本课题采用 “SSM+Vue” 前后端分离架构，开发一款专注于铁路车票售卖的管理系统，摒弃复杂的抢票功能，聚焦车票查询、余票校验、订单生成、基础管理等核心业务，打造操作简洁、响应迅速、适配中小型运营场景的铁路车票售卖解决方案。</w:t>
      </w:r>
    </w:p>
    <w:p w14:paraId="67B2442A" w14:textId="3C8A04B4" w:rsidR="00466B5A" w:rsidRDefault="00000000">
      <w:pPr>
        <w:spacing w:line="400" w:lineRule="exact"/>
        <w:ind w:firstLineChars="200" w:firstLine="480"/>
        <w:rPr>
          <w:rFonts w:ascii="宋体" w:eastAsia="宋体" w:hAnsi="宋体" w:cs="Times New Roman" w:hint="eastAsia"/>
          <w:color w:val="A6A4A5"/>
          <w:sz w:val="24"/>
          <w:szCs w:val="24"/>
          <w:shd w:val="clear" w:color="auto" w:fill="FAFAFA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本</w:t>
      </w:r>
      <w:ins w:id="1" w:author="qldaisd@126.com" w:date="2025-12-24T17:37:00Z" w16du:dateUtc="2025-12-24T09:37:00Z">
        <w:r w:rsidR="00932462">
          <w:rPr>
            <w:rFonts w:ascii="宋体" w:eastAsia="宋体" w:hAnsi="宋体" w:cs="宋体" w:hint="eastAsia"/>
            <w:color w:val="000000"/>
            <w:kern w:val="0"/>
            <w:sz w:val="24"/>
            <w:szCs w:val="24"/>
            <w:lang w:bidi="ar"/>
          </w:rPr>
          <w:t>毕业设计</w:t>
        </w:r>
      </w:ins>
      <w:r w:rsidRPr="00932462">
        <w:rPr>
          <w:rFonts w:ascii="宋体" w:eastAsia="宋体" w:hAnsi="宋体" w:cs="宋体" w:hint="eastAsia"/>
          <w:strike/>
          <w:color w:val="000000"/>
          <w:kern w:val="0"/>
          <w:sz w:val="24"/>
          <w:szCs w:val="24"/>
          <w:lang w:bidi="ar"/>
          <w:rPrChange w:id="2" w:author="qldaisd@126.com" w:date="2025-12-24T17:37:00Z" w16du:dateUtc="2025-12-24T09:37:00Z">
            <w:rPr>
              <w:rFonts w:ascii="宋体" w:eastAsia="宋体" w:hAnsi="宋体" w:cs="宋体" w:hint="eastAsia"/>
              <w:color w:val="000000"/>
              <w:kern w:val="0"/>
              <w:sz w:val="24"/>
              <w:szCs w:val="24"/>
              <w:lang w:bidi="ar"/>
            </w:rPr>
          </w:rPrChange>
        </w:rPr>
        <w:t>课题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研究目的在于：一是满足用户便捷购票需求，通过清晰的车票查询、直观的余票展示和简洁的预订流程，提升用户购票体验；二是为铁路运营管理方提供高效的售票管理工具，实现车票信息维护、订单监控、数据统计等功能，辅助运营决策；三是掌握 SSM+Vue 前后端分离架构的整合应用，熟练运用前后端数据交互、组件化开发、数据库设计等核心技术，提升企业级应用开发能力；四是构建轻量、稳定、易维护的系统架构，降低部署与运维成本，适配中小型铁路运营场景的实际需求。</w:t>
      </w:r>
    </w:p>
    <w:p w14:paraId="3CEDF75E" w14:textId="77777777" w:rsidR="00466B5A" w:rsidRDefault="00000000">
      <w:pP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二、调研资料情况</w:t>
      </w:r>
    </w:p>
    <w:p w14:paraId="1037B182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国外铁路车票售卖系统起步较早，已形成成熟的技术架构和服务模式。美国 Amtrak 铁路公司的售票系统采用前后端分离设计，前端通过轻量化框架实现车票查询、预订等交互功能，后端依托稳定的服务架构保障数据一致性，其核心特点是票型分类清晰、余票实时更新，用户可通过筛选功能快速定位目标车票，无余票时即时反馈并隐藏预订入口，提升操作便捷性。日本 JR 东日本公司的 Suica 系统则以 “简洁实用” 为核心设计理念，前端采用组件化开发模式，聚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lastRenderedPageBreak/>
        <w:t>焦车票查询、预订、支付等核心流程，后端通过高效的数据库查询优化，实现余票信息的毫秒级响应，其票型展示与余票校验逻辑，为中小型售票系统的设计提供了参考。</w:t>
      </w:r>
    </w:p>
    <w:p w14:paraId="43A19255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国内铁路车票售卖系统发展迅猛，在前后端架构整合与本土化服务适配方面成果显著。12306 铁路售票系统作为国内标杆，采用分布式架构支撑大规模并发访问，其车票查询、票型分类展示、余票实时校验等核心功能设计成熟，用户可清晰查看二等座、一等座、商务座、无座等各类票型的余票状态，无余票时系统会即时提示并限制预订操作，保障售票流程的规范性。除官方系统外，携程、飞猪等平台的铁路车票售卖模块，采用 “后端服务 + 前端轻量交互” 的模式，前端通过 Vue 等框架实现流畅的页面交互，后端对接铁路官方数据接口，实现票型展示、余票校验、订单提交等功能，其简洁的操作流程和即时的反馈机制，深受用户青睐。</w:t>
      </w:r>
    </w:p>
    <w:p w14:paraId="28779302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近年来，国内学者和企业在轻量级售票系统开发方面展开大量研究。针对中小型运营场景，提出 “SSM+Vue” 前后端分离的架构方案，通过后端封装核心业务逻辑、前端专注交互体验的设计，降低系统复杂度；在余票校验机制方面，采用数据库索引优化 + 缓存辅助的方式，提升余票查询响应速度，确保余票状态实时准确；在票型管理方面，设计标准化的数据结构，支持多类型车票的分类存储与展示，无余票时通过前端逻辑控制预订按钮状态并触发弹窗提示，优化用户体验。</w:t>
      </w:r>
    </w:p>
    <w:p w14:paraId="0E4F7C30" w14:textId="77777777" w:rsidR="00466B5A" w:rsidRDefault="00000000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综合国内外研究现状来看，成熟的铁路车票售卖系统普遍注重 “核心功能聚焦、操作流程简洁、数据实时准确” 三大核心要点。前后端分离架构、组件化开发、实时余票校验已成为系统设计的核心技术要素。但现有研究中，针对中小型运营场景的轻量级系统仍有优化空间：部分系统功能冗余导致操作复杂，部分系统前后端数据交互效率不足影响响应速度。因此，本课题基于 “SSM+Vue” 架构，聚焦核心售票流程，优化票型展示、余票校验、订单生成等关键环节，构建轻量、高效、易用的铁路车票售卖管理系统，具有明确的应用价值和实践意义。</w:t>
      </w:r>
    </w:p>
    <w:p w14:paraId="1A5BE35B" w14:textId="77777777" w:rsidR="00466B5A" w:rsidRDefault="00000000">
      <w:pPr>
        <w:numPr>
          <w:ilvl w:val="0"/>
          <w:numId w:val="1"/>
        </w:numPr>
        <w:rPr>
          <w:rFonts w:ascii="宋体" w:eastAsia="宋体" w:hAnsi="宋体" w:cs="宋体" w:hint="eastAsia"/>
          <w:color w:val="000000"/>
          <w:sz w:val="24"/>
          <w:szCs w:val="24"/>
          <w:shd w:val="clear" w:color="auto" w:fill="FAFAFA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初步设计方法与实施方案</w:t>
      </w:r>
    </w:p>
    <w:p w14:paraId="522DCA16" w14:textId="77777777" w:rsidR="00466B5A" w:rsidRDefault="00000000">
      <w:pPr>
        <w:widowControl/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 xml:space="preserve">3.1初步设计方法 </w:t>
      </w:r>
    </w:p>
    <w:p w14:paraId="41AE9864" w14:textId="77777777" w:rsidR="00466B5A" w:rsidRDefault="00000000">
      <w:pPr>
        <w:pStyle w:val="a7"/>
        <w:widowControl/>
        <w:numPr>
          <w:ilvl w:val="0"/>
          <w:numId w:val="2"/>
        </w:numPr>
        <w:spacing w:line="400" w:lineRule="exact"/>
        <w:ind w:left="357" w:hanging="357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系统架构设计：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采用 “SSM+Vue” 前后端分离架构，明确前后端职责边界。后端基于 SSM 框架构建服务层与数据访问层：Spring 作为核心容器，负责 Bean 管理与依赖注入；Spring MVC 负责接收前端请求、封装业务逻辑、返回 JSON 格式数据；MyBatis 负责与数据库交互，简化数据 CRUD 操作。前端基于 Vue 框架开发：采用 Vue Router 实现页面路由管理，Vuex 管理全局状态，Element UI 组件库构建页面布局，通过 Axios 实现与后端的异步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lastRenderedPageBreak/>
        <w:t>数据交互。同时引入 Redis 作为缓存中间件，缓存热门车次的余票信息，提升查询响应速度。</w:t>
      </w:r>
    </w:p>
    <w:p w14:paraId="62190B78" w14:textId="77777777" w:rsidR="00466B5A" w:rsidRDefault="00000000">
      <w:pPr>
        <w:pStyle w:val="a7"/>
        <w:widowControl/>
        <w:numPr>
          <w:ilvl w:val="0"/>
          <w:numId w:val="2"/>
        </w:numPr>
        <w:spacing w:line="400" w:lineRule="exact"/>
        <w:ind w:left="357" w:hanging="357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数据库设计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：</w:t>
      </w:r>
    </w:p>
    <w:p w14:paraId="75D9DDF2" w14:textId="77777777" w:rsidR="00466B5A" w:rsidRDefault="00000000">
      <w:pPr>
        <w:pStyle w:val="a7"/>
        <w:widowControl/>
        <w:spacing w:line="400" w:lineRule="exact"/>
        <w:ind w:left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用户表：存储用户 ID、用户名、手机号、身份证号、登录密码、注册时间等基础信息；</w:t>
      </w:r>
    </w:p>
    <w:p w14:paraId="42248792" w14:textId="77777777" w:rsidR="00466B5A" w:rsidRDefault="00000000">
      <w:pPr>
        <w:pStyle w:val="a7"/>
        <w:widowControl/>
        <w:spacing w:line="400" w:lineRule="exact"/>
        <w:ind w:left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铁路车次表：存储车次 ID、出发站、到达站、出发时间、到达时间、运行时长、车次类型等车次信息；</w:t>
      </w:r>
    </w:p>
    <w:p w14:paraId="0E71D338" w14:textId="77777777" w:rsidR="00466B5A" w:rsidRDefault="00000000">
      <w:pPr>
        <w:pStyle w:val="a7"/>
        <w:widowControl/>
        <w:spacing w:line="400" w:lineRule="exact"/>
        <w:ind w:left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票型表：存储票型 ID、车次 ID、票型名称（二等座、一等座、商务座、无座）、票价、余票数量、座位区间等信息；</w:t>
      </w:r>
    </w:p>
    <w:p w14:paraId="3FC0C364" w14:textId="77777777" w:rsidR="00466B5A" w:rsidRDefault="00000000">
      <w:pPr>
        <w:pStyle w:val="a7"/>
        <w:widowControl/>
        <w:spacing w:line="400" w:lineRule="exact"/>
        <w:ind w:left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订单表：存储订单 ID、用户 ID、车次 ID、票型 ID、购票数量、订单金额、订单状态（待支付、已支付、已取消、已完成）、创建时间、支付截止时间等信息。</w:t>
      </w:r>
    </w:p>
    <w:p w14:paraId="6114A812" w14:textId="77777777" w:rsidR="00466B5A" w:rsidRDefault="00000000">
      <w:pPr>
        <w:pStyle w:val="a7"/>
        <w:widowControl/>
        <w:spacing w:line="400" w:lineRule="exact"/>
        <w:ind w:left="0" w:firstLine="42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采用 MySQL 数据库，通过 MyBatis 实现数据库操作，利用数据库事务保障订单生成、余票更新等操作的数据一致性。。</w:t>
      </w:r>
    </w:p>
    <w:p w14:paraId="7080A516" w14:textId="77777777" w:rsidR="00466B5A" w:rsidRDefault="00000000">
      <w:pPr>
        <w:pStyle w:val="a7"/>
        <w:widowControl/>
        <w:numPr>
          <w:ilvl w:val="0"/>
          <w:numId w:val="2"/>
        </w:numPr>
        <w:spacing w:line="400" w:lineRule="exact"/>
        <w:ind w:left="357" w:hanging="357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核心功能设计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：</w:t>
      </w:r>
    </w:p>
    <w:p w14:paraId="124A2213" w14:textId="77777777" w:rsidR="00466B5A" w:rsidRDefault="00000000">
      <w:pPr>
        <w:pStyle w:val="a7"/>
        <w:widowControl/>
        <w:spacing w:line="400" w:lineRule="exact"/>
        <w:ind w:left="0"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用户模块：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实现用户注册、登录、个人信息查询与修改功能。注册时校验手机号、身份证号唯一性；登录采用 “账号 + 密码” 验证方式，结合 Session 管理用户登录状态；个人中心支持用户查看基础信息并修改可编辑项，保障账户安全与信息准确。</w:t>
      </w:r>
    </w:p>
    <w:p w14:paraId="4109E7BA" w14:textId="77777777" w:rsidR="00466B5A" w:rsidRDefault="00000000">
      <w:pPr>
        <w:pStyle w:val="a7"/>
        <w:widowControl/>
        <w:spacing w:line="400" w:lineRule="exact"/>
        <w:ind w:left="0"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车票查询模块：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作为核心功能模块，支持用户在主页面直接触发查询，展示所有在售铁路车票列表，按车次类型、出发时间等默认排序。列表中清晰展示车次信息、各类票型（二等座、一等座、商务座、无座）的票价与余票状态，用户可通过出发站、到达站、出发日期等筛选条件缩小查询范围，快速定位目标车票。</w:t>
      </w:r>
    </w:p>
    <w:p w14:paraId="340BA695" w14:textId="77777777" w:rsidR="00466B5A" w:rsidRDefault="00000000">
      <w:pPr>
        <w:pStyle w:val="a7"/>
        <w:widowControl/>
        <w:spacing w:line="400" w:lineRule="exact"/>
        <w:ind w:left="0"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余票校验与预订模块：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用户点击某车次的预订按钮后，系统即时校验对应票型的余票数量。若余票充足，跳转至订单确认页面，用户选择乘车人、确认购票数量后提交订单；若余票不足，触发前端弹窗提示 “当前车票已售完，无法预定”，不跳转至订单页面。</w:t>
      </w:r>
    </w:p>
    <w:p w14:paraId="3E027E11" w14:textId="77777777" w:rsidR="00466B5A" w:rsidRDefault="00000000">
      <w:pPr>
        <w:pStyle w:val="a7"/>
        <w:widowControl/>
        <w:spacing w:line="400" w:lineRule="exact"/>
        <w:ind w:left="0"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订单管理模块：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用户可查看所有订单记录，按订单状态（待支付、已支付、已取消、已完成）筛选。待支付订单支持支付操作，已支付订单支持退票操作（退票后自动更新对应票型的余票数量），所有订单支持详情查看功能；管理端支持查看所有用户订单，实现订单状态监控。</w:t>
      </w:r>
    </w:p>
    <w:p w14:paraId="00AB2726" w14:textId="77777777" w:rsidR="00466B5A" w:rsidRDefault="00000000">
      <w:pPr>
        <w:pStyle w:val="a7"/>
        <w:widowControl/>
        <w:spacing w:line="400" w:lineRule="exact"/>
        <w:ind w:left="0"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基础管理模块（管理端）：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实现车次信息管理（录入、修改、删除车次）、票型管理（添加对应车次的票型、设置票价与初始余票）、订单数据统计（按时间段、车次统计售票量）等功能，为运营管理提供支持。</w:t>
      </w:r>
    </w:p>
    <w:p w14:paraId="41098F88" w14:textId="77777777" w:rsidR="00466B5A" w:rsidRDefault="00000000">
      <w:pPr>
        <w:pStyle w:val="a7"/>
        <w:widowControl/>
        <w:numPr>
          <w:ilvl w:val="0"/>
          <w:numId w:val="2"/>
        </w:numPr>
        <w:spacing w:line="400" w:lineRule="exact"/>
        <w:ind w:left="357" w:hanging="357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lastRenderedPageBreak/>
        <w:t>界面设计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：前端采用 Vue+Element UI 构建简洁、直观的用户界面。用户端主要包括登录 / 注册页、首页（车票查询入口）、车票列表页、订单确认页、个人中心、订单列表页；管理端主要包括登录页、车次管理页、票型管理页、订单管理页、数据统计页。页面采用响应式设计，适配电脑端常用分辨率，操作流程简洁明了，关键操作（如预订、支付、退票）提供明确提示。</w:t>
      </w:r>
    </w:p>
    <w:p w14:paraId="26D42D20" w14:textId="77777777" w:rsidR="00466B5A" w:rsidRDefault="00000000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3.2实施方案</w:t>
      </w:r>
    </w:p>
    <w:p w14:paraId="34D3E5F7" w14:textId="77777777" w:rsidR="00466B5A" w:rsidRDefault="00000000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3.2.1系统总体设计</w:t>
      </w:r>
    </w:p>
    <w:p w14:paraId="4029F731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系统采用前后端分离的分层架构，具体分为前端层、后端服务层、持久层、数据层四个层次，各层次职责与交互逻辑如下：</w:t>
      </w:r>
    </w:p>
    <w:p w14:paraId="24FCF110" w14:textId="77777777" w:rsidR="00466B5A" w:rsidRDefault="00000000">
      <w:pPr>
        <w:widowControl/>
        <w:spacing w:line="400" w:lineRule="exact"/>
        <w:ind w:firstLineChars="200" w:firstLine="420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678686" wp14:editId="4CA0678B">
            <wp:simplePos x="0" y="0"/>
            <wp:positionH relativeFrom="column">
              <wp:posOffset>1994535</wp:posOffset>
            </wp:positionH>
            <wp:positionV relativeFrom="paragraph">
              <wp:posOffset>52705</wp:posOffset>
            </wp:positionV>
            <wp:extent cx="1455420" cy="3943985"/>
            <wp:effectExtent l="0" t="0" r="5080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分层架构流程图：</w:t>
      </w:r>
    </w:p>
    <w:p w14:paraId="16B8B99F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47B5D53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5C076C5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3991F5B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454E451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47C7AD6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52530D52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5732EDA3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57D360CD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3358976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7E770C7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4DE2DE7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7A93C5D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218C708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5B984B28" w14:textId="77777777" w:rsidR="00466B5A" w:rsidRDefault="00466B5A">
      <w:pPr>
        <w:widowControl/>
        <w:ind w:leftChars="200" w:left="420"/>
        <w:jc w:val="center"/>
        <w:rPr>
          <w:rFonts w:ascii="黑体" w:eastAsia="黑体" w:hAnsi="黑体" w:cs="宋体" w:hint="eastAsia"/>
          <w:color w:val="000000"/>
          <w:kern w:val="0"/>
          <w:szCs w:val="21"/>
          <w:lang w:bidi="ar"/>
        </w:rPr>
      </w:pPr>
    </w:p>
    <w:p w14:paraId="7C8821C8" w14:textId="77777777" w:rsidR="00466B5A" w:rsidRDefault="00000000">
      <w:pPr>
        <w:widowControl/>
        <w:ind w:leftChars="200" w:left="420"/>
        <w:jc w:val="center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图 1</w:t>
      </w:r>
      <w:r>
        <w:rPr>
          <w:rFonts w:ascii="黑体" w:eastAsia="黑体" w:hAnsi="黑体" w:cs="宋体"/>
          <w:color w:val="000000"/>
          <w:kern w:val="0"/>
          <w:szCs w:val="21"/>
          <w:lang w:bidi="ar"/>
        </w:rPr>
        <w:t xml:space="preserve"> </w:t>
      </w:r>
      <w:r>
        <w:rPr>
          <w:rFonts w:ascii="黑体" w:eastAsia="黑体" w:hAnsi="黑体" w:cs="黑体" w:hint="eastAsia"/>
          <w:szCs w:val="21"/>
        </w:rPr>
        <w:t>分层架构流程图</w:t>
      </w:r>
    </w:p>
    <w:p w14:paraId="0D84F736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各层次详细说明：</w:t>
      </w:r>
    </w:p>
    <w:p w14:paraId="410C8857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前端层：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基于 Vue 框架实现，通过组件化开发构建页面，负责用户交互操作（如查询车票、提交预订、支付订单），通过 Axios 向后端发送 HTTP 请求，接收后端返回的 JSON 数据并渲染到页面，同时处理前端逻辑（如无余票弹窗提示、表单校验）。</w:t>
      </w:r>
    </w:p>
    <w:p w14:paraId="18D75483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后端服务层：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基于 SSM 框架实现，Spring MVC 接收前端请求并分发至对应 Controller，Controller 调用 Service 层封装的业务逻辑（如用户登录认证、余票数量查询、订单生成），Spring 负责管理 Service、Mapper 等 Bean 的依赖关系，通过事务管理保障订单生成与余票更新的原子性。</w:t>
      </w:r>
    </w:p>
    <w:p w14:paraId="17D1F671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lastRenderedPageBreak/>
        <w:t>持久层：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基于 MyBatis 实现，通过 Mapper 接口与 XML 映射文件定义 SQL 语句，将 Service 层的业务操作转换为数据库 CRUD 指令，同时将数据库返回的结果集封装为 Java 实体类，提供给服务层使用。</w:t>
      </w:r>
    </w:p>
    <w:p w14:paraId="6CE80026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数据层：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MySQL 数据库存储用户、车次、票型、订单等核心业务数据；Redis 缓存热门车次的票型与余票信息，减少数据库查询压力，提升查询响应速度。</w:t>
      </w:r>
    </w:p>
    <w:p w14:paraId="1B5AAD5D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具体实施步骤</w:t>
      </w:r>
    </w:p>
    <w:p w14:paraId="00B9907F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需求分析与设计阶段：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深入调研用户需求与业务流程，明确系统核心功能与操作流程；完成数据库设计，生成 ER 图与表结构设计文档；进行前端页面原型设计、后端接口设计，编写详细设计说明书；确定技术栈与开发环境，搭建项目整体框架。</w:t>
      </w:r>
    </w:p>
    <w:p w14:paraId="69E90517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开发环境搭建阶段：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搭建后端开发环境，配置 JDK 1.8、IntelliJ IDEA、MySQL 8.0、Tomcat 9.0，完成 SSM 框架整合与配置（applicationContext.xml、spring-mvc.xml、mybatis-config.xml）；搭建前端开发环境，安装 Node.js、Vue CLI，创建 Vue 项目，配置 Vue Router、Vuex、Element UI、Axios 等依赖。</w:t>
      </w:r>
    </w:p>
    <w:p w14:paraId="2B7542F6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核心模块开发阶段：</w:t>
      </w:r>
    </w:p>
    <w:p w14:paraId="4C96A31F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后端开发：实现用户模块（注册、登录、信息查询）、车次与票型模块（信息录入、查询、更新）、余票校验模块（实时查询、状态判断）、订单模块（生成、查询、取消、退票）、接口开发（前后端数据交互接口、参数校验、异常处理）；</w:t>
      </w:r>
    </w:p>
    <w:p w14:paraId="49FCA83D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前端开发：实现页面布局（登录 / 注册页、首页、车票查询页、订单确认页、个人中心、管理端页面）、组件开发（车票列表组件、票型展示组件、预订按钮组件、弹窗提示组件）、数据交互（调用后端接口、处理返回结果、渲染页面）、前端逻辑（余票状态判断、无余票弹窗、表单校验）。</w:t>
      </w:r>
    </w:p>
    <w:p w14:paraId="7CCF0D0A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系统测试阶段：</w:t>
      </w:r>
    </w:p>
    <w:p w14:paraId="2E343384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功能测试：验证各模块功能完整性，重点测试车票查询、票型展示、余票校验（有余票预订、无余票弹窗）、订单生成、退票等核心流程；</w:t>
      </w:r>
    </w:p>
    <w:p w14:paraId="23A92499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接口测试：测试前后端数据交互的准确性，验证参数传递、异常处理等逻辑；</w:t>
      </w:r>
    </w:p>
    <w:p w14:paraId="2AEDCCA9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性能测试：测试车票查询响应速度、多用户同时操作的系统稳定性；</w:t>
      </w:r>
    </w:p>
    <w:p w14:paraId="7FD14961" w14:textId="77777777" w:rsidR="00466B5A" w:rsidRDefault="00000000">
      <w:pPr>
        <w:widowControl/>
        <w:spacing w:line="400" w:lineRule="exact"/>
        <w:ind w:firstLineChars="200" w:firstLine="480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兼容性测试：验证页面在不同浏览器、不同分辨率下的展示效果。</w:t>
      </w:r>
    </w:p>
    <w:p w14:paraId="1AF91436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系统优化与部署阶段：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根据测试结果修复功能漏洞、优化页面交互体验、提升接口响应速度；编写系统部署手册，完成生产环境部署（服务器配置、数据库部署、前后端项目部署）；进行系统运维培训与文档整理。</w:t>
      </w:r>
    </w:p>
    <w:p w14:paraId="60892CC3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系统流程图如下：</w:t>
      </w:r>
    </w:p>
    <w:p w14:paraId="09872A2E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169EB6C" w14:textId="77777777" w:rsidR="00466B5A" w:rsidRDefault="00000000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noProof/>
          <w:color w:val="000000"/>
          <w:kern w:val="0"/>
          <w:sz w:val="24"/>
          <w:szCs w:val="24"/>
          <w:lang w:bidi="ar"/>
        </w:rPr>
        <w:drawing>
          <wp:anchor distT="0" distB="0" distL="114300" distR="114300" simplePos="0" relativeHeight="251660288" behindDoc="0" locked="0" layoutInCell="1" allowOverlap="1" wp14:anchorId="40B1276C" wp14:editId="67423199">
            <wp:simplePos x="0" y="0"/>
            <wp:positionH relativeFrom="column">
              <wp:posOffset>939800</wp:posOffset>
            </wp:positionH>
            <wp:positionV relativeFrom="paragraph">
              <wp:posOffset>-473710</wp:posOffset>
            </wp:positionV>
            <wp:extent cx="3780790" cy="8716645"/>
            <wp:effectExtent l="0" t="0" r="3810" b="8255"/>
            <wp:wrapSquare wrapText="bothSides"/>
            <wp:docPr id="6" name="图片 6" descr="1036bfeb50d42fed5c81370364766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36bfeb50d42fed5c81370364766e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9575D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5196F6B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3BD40D4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510D1EA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7F5CB9D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3514AAA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0AA1708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8423506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3EF8D39D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ADB085C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FDC9D2B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7D865C40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68DF72A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F4FE019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654F0C1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23A4F581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A6B2418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4B54521C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7CDEC825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9B13AB1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F254687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40FAC06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84702C5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0742404C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3A95956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2D4F4C8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EBF93DF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3698851D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4377EBB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30059391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60FAEE07" w14:textId="77777777" w:rsidR="00466B5A" w:rsidRDefault="00466B5A">
      <w:pPr>
        <w:widowControl/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</w:p>
    <w:p w14:paraId="158A5FE8" w14:textId="77777777" w:rsidR="00466B5A" w:rsidRDefault="00466B5A">
      <w:pPr>
        <w:widowControl/>
        <w:ind w:leftChars="200" w:left="420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</w:p>
    <w:p w14:paraId="788E0731" w14:textId="77777777" w:rsidR="00466B5A" w:rsidRDefault="00000000">
      <w:pPr>
        <w:widowControl/>
        <w:ind w:leftChars="200" w:left="420"/>
        <w:jc w:val="center"/>
        <w:rPr>
          <w:rFonts w:ascii="宋体" w:eastAsia="宋体" w:hAnsi="宋体" w:cs="Times New Roman" w:hint="eastAsia"/>
          <w:color w:val="A6A4A5"/>
          <w:sz w:val="24"/>
          <w:szCs w:val="24"/>
          <w:shd w:val="clear" w:color="auto" w:fill="FAFAFA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图 2</w:t>
      </w:r>
      <w:r>
        <w:rPr>
          <w:rFonts w:ascii="黑体" w:eastAsia="黑体" w:hAnsi="黑体" w:cs="宋体"/>
          <w:color w:val="000000"/>
          <w:kern w:val="0"/>
          <w:szCs w:val="21"/>
          <w:lang w:bidi="ar"/>
        </w:rPr>
        <w:t xml:space="preserve"> </w:t>
      </w:r>
      <w:r>
        <w:rPr>
          <w:rFonts w:ascii="黑体" w:eastAsia="黑体" w:hAnsi="黑体" w:cs="黑体" w:hint="eastAsia"/>
          <w:szCs w:val="21"/>
        </w:rPr>
        <w:t>基于SSM的车票售卖系统流程图</w:t>
      </w:r>
    </w:p>
    <w:p w14:paraId="7BB6E0AD" w14:textId="77777777" w:rsidR="00466B5A" w:rsidRDefault="00000000">
      <w:pPr>
        <w:numPr>
          <w:ilvl w:val="0"/>
          <w:numId w:val="1"/>
        </w:numPr>
        <w:spacing w:line="380" w:lineRule="exac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AFAFA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lastRenderedPageBreak/>
        <w:t>预期结果</w:t>
      </w:r>
    </w:p>
    <w:p w14:paraId="31D6530C" w14:textId="77777777" w:rsidR="00466B5A" w:rsidRDefault="00000000">
      <w:pPr>
        <w:spacing w:line="400" w:lineRule="exac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1.功能实现：</w:t>
      </w:r>
    </w:p>
    <w:p w14:paraId="063CB321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用户功能：完成用户注册、登录、个人信息查询与修改，注册信息校验规则完善，登录状态管理安全可靠；</w:t>
      </w:r>
    </w:p>
    <w:p w14:paraId="61B09C34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车票查询与展示功能：支持按出发站、到达站、出发日期筛选查询，默认展示所有在售车票；清晰分类展示二等座、一等座、商务座、无座等票型，标注各票型票价与余票数量，查询响应时间不超过 0.5 秒；</w:t>
      </w:r>
    </w:p>
    <w:p w14:paraId="4F655EF7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余票校验与预订功能：点击预订按钮后即时校验余票，有余票时跳转至订单确认页，无余票时弹出弹窗提示 “当前车票已售完，无法预定”，弹窗响应及时，无延迟；</w:t>
      </w:r>
    </w:p>
    <w:p w14:paraId="7EF90F08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订单管理功能：支持订单生成、查询、取消、退票操作，退票后自动更新对应票型余票数量，订单状态实时同步；</w:t>
      </w:r>
    </w:p>
    <w:p w14:paraId="33C295ED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管理端功能：实现车次信息录入、修改、删除，票型添加与余票初始设置，订单数据统计与监控，操作流程简洁高效。</w:t>
      </w:r>
    </w:p>
    <w:p w14:paraId="4AFE6DDA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2.性能指标：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系统支持至少 500 用户同时在线操作，车票查询响应时间≤0.5 秒，余票校验响应时间≤0.3 秒；数据库查询高效稳定，数据一致性良好，无余票超卖、漏卖问题；前端页面加载流畅，无卡顿、闪退现象；系统运行稳定，连续 72 小时无故障运行。</w:t>
      </w:r>
    </w:p>
    <w:p w14:paraId="1DC92C59" w14:textId="77777777" w:rsidR="00466B5A" w:rsidRDefault="00000000">
      <w:pPr>
        <w:spacing w:line="400" w:lineRule="exact"/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3.交付成果：</w:t>
      </w:r>
    </w:p>
    <w:p w14:paraId="49B7183D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可运行的系统源代码（含后端 SSM 项目代码、前端 Vue 项目代码）；</w:t>
      </w:r>
    </w:p>
    <w:p w14:paraId="1029C80F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系统设计文档（需求分析报告、数据库设计文档、接口设计文档、详细设计说明书）；</w:t>
      </w:r>
    </w:p>
    <w:p w14:paraId="2DECB081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测试报告（功能测试报告、接口测试报告、性能测试报告）；</w:t>
      </w:r>
    </w:p>
    <w:p w14:paraId="6C3C2285" w14:textId="77777777" w:rsidR="00466B5A" w:rsidRDefault="00000000">
      <w:pPr>
        <w:spacing w:line="400" w:lineRule="exact"/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系统部署手册（环境配置说明、部署步骤、运维注意事项）；</w:t>
      </w:r>
    </w:p>
    <w:p w14:paraId="5A054A77" w14:textId="77777777" w:rsidR="00466B5A" w:rsidRDefault="00000000">
      <w:pPr>
        <w:spacing w:line="400" w:lineRule="exact"/>
        <w:rPr>
          <w:rFonts w:ascii="Times New Roman" w:hAnsi="Times New Roman" w:cs="Times New Roman"/>
          <w:b/>
          <w:bCs/>
          <w:color w:val="A6A4A5"/>
          <w:sz w:val="24"/>
          <w:szCs w:val="24"/>
          <w:shd w:val="clear" w:color="auto" w:fill="FAFAFA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毕业论文（阐述研究背景、设计方案、实现过程、测试结果与研究总结）。</w:t>
      </w:r>
    </w:p>
    <w:p w14:paraId="1806A4B4" w14:textId="77777777" w:rsidR="00466B5A" w:rsidRDefault="00000000">
      <w:pPr>
        <w:spacing w:line="400" w:lineRule="exact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AFAFA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>五、进度计划</w:t>
      </w:r>
    </w:p>
    <w:p w14:paraId="51E94F54" w14:textId="77777777" w:rsidR="00466B5A" w:rsidRDefault="00000000">
      <w:pPr>
        <w:pStyle w:val="a7"/>
        <w:widowControl/>
        <w:numPr>
          <w:ilvl w:val="0"/>
          <w:numId w:val="3"/>
        </w:numPr>
        <w:spacing w:line="400" w:lineRule="exact"/>
        <w:ind w:left="357" w:hanging="357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2025.11.25 - 2025.12.25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：确定课题方向为基于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SSM+Vue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的铁路车票售卖管理系统，查阅前后端分离架构、铁路售票系统设计、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Vue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组件化开发等相关文献，完成文献综述；明确系统核心需求与功能模块，完成数据库设计、接口设计、页面原型设计，撰写并提交开题报告。</w:t>
      </w:r>
    </w:p>
    <w:p w14:paraId="7E951D5B" w14:textId="77777777" w:rsidR="00466B5A" w:rsidRDefault="00000000">
      <w:pPr>
        <w:pStyle w:val="a7"/>
        <w:widowControl/>
        <w:numPr>
          <w:ilvl w:val="0"/>
          <w:numId w:val="3"/>
        </w:numPr>
        <w:spacing w:line="400" w:lineRule="exact"/>
        <w:ind w:left="357" w:hanging="357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2025.12.26 - 2026.01.10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：搭建后端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SSM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开发环境，完成框架整合与配置；搭建前端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Vue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开发环境，配置相关依赖与项目结构；完成用户模块、车次模块的基础代码开发，实现数据库连接与基础数据交互。</w:t>
      </w:r>
    </w:p>
    <w:p w14:paraId="39943614" w14:textId="77777777" w:rsidR="00466B5A" w:rsidRDefault="00000000">
      <w:pPr>
        <w:pStyle w:val="a7"/>
        <w:widowControl/>
        <w:numPr>
          <w:ilvl w:val="0"/>
          <w:numId w:val="3"/>
        </w:numPr>
        <w:spacing w:line="400" w:lineRule="exact"/>
        <w:ind w:left="357" w:hanging="357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lastRenderedPageBreak/>
        <w:t>2026.01.11 - 2026.02.28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：重点开发核心功能模块，包括后端的车票查询、余票校验、订单生成与管理接口，前端的车票列表展示、票型分类组件、余票校验弹窗、订单确认页等；完成前后端数据交互联调，实现核心业务流程的端到端运行。</w:t>
      </w:r>
    </w:p>
    <w:p w14:paraId="05EB6739" w14:textId="77777777" w:rsidR="00466B5A" w:rsidRDefault="00000000">
      <w:pPr>
        <w:pStyle w:val="a7"/>
        <w:widowControl/>
        <w:numPr>
          <w:ilvl w:val="0"/>
          <w:numId w:val="3"/>
        </w:numPr>
        <w:spacing w:line="400" w:lineRule="exact"/>
        <w:ind w:left="357" w:hanging="357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2026.03.01 - 2026.03.20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：进行系统全面测试，包括功能测试、接口测试、性能测试、兼容性测试，针对测试中发现的问题进行优化修复；完成管理端功能开发与测试，实现车次管理、票型管理、数据统计等功能。</w:t>
      </w:r>
    </w:p>
    <w:p w14:paraId="32E3B3E6" w14:textId="77777777" w:rsidR="00466B5A" w:rsidRDefault="00000000">
      <w:pPr>
        <w:pStyle w:val="a7"/>
        <w:widowControl/>
        <w:numPr>
          <w:ilvl w:val="0"/>
          <w:numId w:val="3"/>
        </w:numPr>
        <w:spacing w:line="400" w:lineRule="exact"/>
        <w:ind w:left="357" w:hanging="357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2026.03.21 - 2026.05.01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bidi="ar"/>
        </w:rPr>
        <w:t>：完成系统部署与运维文档编写；整理项目资料（源代码、设计文档、测试报告）；撰写毕业论文初稿，根据导师意见修改完善，完成论文定稿与提交，准备毕业答辩。</w:t>
      </w:r>
    </w:p>
    <w:p w14:paraId="64794F40" w14:textId="77777777" w:rsidR="00466B5A" w:rsidRDefault="00000000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参考文献：</w:t>
      </w:r>
    </w:p>
    <w:p w14:paraId="1CE23C25" w14:textId="77777777" w:rsidR="00466B5A" w:rsidRDefault="00000000">
      <w:pPr>
        <w:widowControl/>
        <w:numPr>
          <w:ilvl w:val="0"/>
          <w:numId w:val="4"/>
        </w:numPr>
        <w:jc w:val="left"/>
      </w:pP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 xml:space="preserve">Yang Ning. </w:t>
      </w:r>
      <w:hyperlink r:id="rId14" w:tgtFrame="https://kns.cnki.net/kns8s/defaultresult/_blank" w:history="1">
        <w:r>
          <w:rPr>
            <w:rFonts w:ascii="Times New Roman" w:eastAsia="宋体" w:hAnsi="Times New Roman" w:cs="Times New Roman" w:hint="eastAsia"/>
            <w:color w:val="000000"/>
            <w:kern w:val="0"/>
            <w:szCs w:val="21"/>
            <w:lang w:bidi="ar"/>
          </w:rPr>
          <w:t>Personal Health Information Service Platform Based on Vue.js+SpringBoot</w:t>
        </w:r>
      </w:hyperlink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[J]. The Frontiers of Society, Science and Technology,2025-06-30.</w:t>
      </w:r>
    </w:p>
    <w:p w14:paraId="2E2A0E84" w14:textId="77777777" w:rsidR="00466B5A" w:rsidRDefault="00000000">
      <w:pPr>
        <w:widowControl/>
        <w:numPr>
          <w:ilvl w:val="0"/>
          <w:numId w:val="4"/>
        </w:numPr>
        <w:jc w:val="left"/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Wenjuan Shao; Kun Liu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.</w:t>
      </w:r>
      <w:hyperlink r:id="rId15" w:tgtFrame="https://kns.cnki.net/kns8s/defaultresult/_blank" w:history="1">
        <w:r>
          <w:rPr>
            <w:rFonts w:ascii="Times New Roman" w:eastAsia="宋体" w:hAnsi="Times New Roman" w:cs="Times New Roman" w:hint="eastAsia"/>
            <w:color w:val="000000"/>
            <w:kern w:val="0"/>
            <w:szCs w:val="21"/>
            <w:lang w:bidi="ar"/>
          </w:rPr>
          <w:t>Design and Implementation of Online Ordering System Based on</w:t>
        </w:r>
        <w:r>
          <w:rPr>
            <w:rFonts w:ascii="Times New Roman" w:eastAsia="宋体" w:hAnsi="Times New Roman" w:cs="Times New Roman" w:hint="eastAsia"/>
            <w:color w:val="000000"/>
            <w:kern w:val="0"/>
            <w:szCs w:val="21"/>
            <w:lang w:bidi="ar"/>
          </w:rPr>
          <w:t> </w:t>
        </w:r>
        <w:r>
          <w:rPr>
            <w:rFonts w:ascii="Times New Roman" w:eastAsia="宋体" w:hAnsi="Times New Roman" w:cs="Times New Roman" w:hint="eastAsia"/>
            <w:color w:val="000000"/>
            <w:kern w:val="0"/>
            <w:szCs w:val="21"/>
            <w:lang w:bidi="ar"/>
          </w:rPr>
          <w:t>SpringBoot</w:t>
        </w:r>
      </w:hyperlink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[J].Journal of Big Data and Computing,2024-09-01.</w:t>
      </w:r>
    </w:p>
    <w:p w14:paraId="1E7BA4D6" w14:textId="77777777" w:rsidR="00466B5A" w:rsidRDefault="00000000">
      <w:pPr>
        <w:widowControl/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Yu Yang.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ab/>
        <w:t>Design and Implementation of Student Information Management System Based on Springboot[J].Advances in Computer, Signals and Systems,2022-11-28.</w:t>
      </w:r>
    </w:p>
    <w:p w14:paraId="086F7924" w14:textId="77777777" w:rsidR="00466B5A" w:rsidRDefault="00000000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[4]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 xml:space="preserve"> Yuxiang Hou.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ab/>
        <w:t>The design and implementation of the framework for Spring+SpringMVC+MyBatis in the development of Web application[C]. Proceedings of 2019 4th International Industrial Informatics and Computer Engineering Conference(IIICEC 2019),2019-12-30.</w:t>
      </w:r>
    </w:p>
    <w:p w14:paraId="378713EC" w14:textId="77777777" w:rsidR="00466B5A" w:rsidRDefault="00000000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[5]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Yao Zhang Li;Sheng Gao;Jing Pan;Bi Feng Guo;Pei Feng Xie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ab/>
        <w:t>Research and Application of Template Engine for Web Back-end Based on MyBatis-Plus[J].Procedia Computer Science,2020-03-23.</w:t>
      </w:r>
    </w:p>
    <w:p w14:paraId="54142744" w14:textId="77777777" w:rsidR="00466B5A" w:rsidRDefault="00000000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[6]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汤智宏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基于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SpringBoot+Vue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的线上书店设计与实践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[J].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电脑编程技巧与维护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 xml:space="preserve">,2025-09-28. </w:t>
      </w:r>
    </w:p>
    <w:p w14:paraId="24333013" w14:textId="77777777" w:rsidR="00466B5A" w:rsidRDefault="00000000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[7]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陈亮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面向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WEB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接口自动化测试框架设计与实现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D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].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河北经贸大学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2025-05-01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.</w:t>
      </w:r>
    </w:p>
    <w:p w14:paraId="5AC8109B" w14:textId="77777777" w:rsidR="00466B5A" w:rsidRDefault="00000000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[8]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李萍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刘浩楠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基于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Spring Boot+Vue+Mybatis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的排考系统设计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J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].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盐城工学院学报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(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自然科学版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),2024-09-20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. </w:t>
      </w:r>
    </w:p>
    <w:p w14:paraId="483203FE" w14:textId="77777777" w:rsidR="00466B5A" w:rsidRDefault="00000000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[9]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肖鑫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李旭昌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司靖梓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张恒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基于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JavaWeb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的西藏旅游平台的设计与实现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J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].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现代计算机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,2024-03-10</w:t>
      </w: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.</w:t>
      </w:r>
    </w:p>
    <w:p w14:paraId="41D00083" w14:textId="77777777" w:rsidR="00466B5A" w:rsidRDefault="00000000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[10]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刘源昭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陈伟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曹俊杰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李鹏宇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;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李英杰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基于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SSM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架构的图书管理系统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[J].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山西电子技术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>,2022-06-15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bidi="ar"/>
        </w:rPr>
        <w:tab/>
        <w:t>.</w:t>
      </w:r>
    </w:p>
    <w:p w14:paraId="63B0883D" w14:textId="77777777" w:rsidR="00466B5A" w:rsidRDefault="00466B5A"/>
    <w:sectPr w:rsidR="00466B5A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ldaisd@126.com" w:date="2025-12-24T17:36:00Z" w:initials="q">
    <w:p w14:paraId="7EAC7763" w14:textId="0E357C16" w:rsidR="00932462" w:rsidRDefault="00932462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跟系统里的题目保持一致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AC77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7A8DF5" w16cex:dateUtc="2025-12-24T0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AC7763" w16cid:durableId="607A8D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D167" w14:textId="77777777" w:rsidR="0027672E" w:rsidRDefault="0027672E">
      <w:r>
        <w:separator/>
      </w:r>
    </w:p>
  </w:endnote>
  <w:endnote w:type="continuationSeparator" w:id="0">
    <w:p w14:paraId="7984E6C9" w14:textId="77777777" w:rsidR="0027672E" w:rsidRDefault="00276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5CA6" w14:textId="77777777" w:rsidR="00466B5A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3B16D9" wp14:editId="1EE84D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7DECC" w14:textId="77777777" w:rsidR="00466B5A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B16D9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#cce8cf [3201]" stroked="f" strokeweight=".5pt">
              <v:textbox style="mso-fit-shape-to-text:t" inset="0,0,0,0">
                <w:txbxContent>
                  <w:p w14:paraId="50E7DECC" w14:textId="77777777" w:rsidR="00466B5A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285D" w14:textId="77777777" w:rsidR="0027672E" w:rsidRDefault="0027672E">
      <w:r>
        <w:separator/>
      </w:r>
    </w:p>
  </w:footnote>
  <w:footnote w:type="continuationSeparator" w:id="0">
    <w:p w14:paraId="2571B60B" w14:textId="77777777" w:rsidR="0027672E" w:rsidRDefault="00276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48EB"/>
    <w:multiLevelType w:val="singleLevel"/>
    <w:tmpl w:val="06C348EB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0A8F34F0"/>
    <w:multiLevelType w:val="multilevel"/>
    <w:tmpl w:val="0A8F34F0"/>
    <w:lvl w:ilvl="0">
      <w:start w:val="1"/>
      <w:numFmt w:val="decimal"/>
      <w:lvlText w:val="%1)"/>
      <w:lvlJc w:val="left"/>
      <w:pPr>
        <w:ind w:left="1200" w:hanging="360"/>
      </w:p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143E3992"/>
    <w:multiLevelType w:val="multilevel"/>
    <w:tmpl w:val="143E3992"/>
    <w:lvl w:ilvl="0">
      <w:start w:val="1"/>
      <w:numFmt w:val="decimal"/>
      <w:lvlText w:val="%1)"/>
      <w:lvlJc w:val="left"/>
      <w:pPr>
        <w:ind w:left="120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5BF3AF9D"/>
    <w:multiLevelType w:val="singleLevel"/>
    <w:tmpl w:val="5BF3AF9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71322600">
    <w:abstractNumId w:val="3"/>
  </w:num>
  <w:num w:numId="2" w16cid:durableId="1117337807">
    <w:abstractNumId w:val="1"/>
  </w:num>
  <w:num w:numId="3" w16cid:durableId="705178015">
    <w:abstractNumId w:val="2"/>
  </w:num>
  <w:num w:numId="4" w16cid:durableId="1396573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ldaisd@126.com">
    <w15:presenceInfo w15:providerId="Windows Live" w15:userId="95f188040630ab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trackRevision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B5A"/>
    <w:rsid w:val="0027672E"/>
    <w:rsid w:val="002D1093"/>
    <w:rsid w:val="00466B5A"/>
    <w:rsid w:val="00932462"/>
    <w:rsid w:val="04ED57A2"/>
    <w:rsid w:val="27273AA8"/>
    <w:rsid w:val="3FF652D9"/>
    <w:rsid w:val="5CA1176A"/>
    <w:rsid w:val="62214605"/>
    <w:rsid w:val="7BA8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263984"/>
  <w15:docId w15:val="{BE964BC6-259B-4DE4-85BE-25B3E380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eastAsia="宋体" w:hAnsi="Courier New" w:cs="Times New Roman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rPr>
      <w:color w:val="0000FF"/>
      <w:u w:val="single"/>
    </w:rPr>
  </w:style>
  <w:style w:type="paragraph" w:styleId="a7">
    <w:name w:val="List Paragraph"/>
    <w:basedOn w:val="a"/>
    <w:uiPriority w:val="99"/>
    <w:unhideWhenUsed/>
    <w:pPr>
      <w:ind w:left="720"/>
      <w:contextualSpacing/>
    </w:pPr>
  </w:style>
  <w:style w:type="character" w:styleId="a8">
    <w:name w:val="annotation reference"/>
    <w:basedOn w:val="a0"/>
    <w:rsid w:val="00932462"/>
    <w:rPr>
      <w:sz w:val="16"/>
      <w:szCs w:val="16"/>
    </w:rPr>
  </w:style>
  <w:style w:type="paragraph" w:styleId="a9">
    <w:name w:val="annotation text"/>
    <w:basedOn w:val="a"/>
    <w:link w:val="aa"/>
    <w:rsid w:val="00932462"/>
    <w:rPr>
      <w:sz w:val="20"/>
      <w:szCs w:val="20"/>
    </w:rPr>
  </w:style>
  <w:style w:type="character" w:customStyle="1" w:styleId="aa">
    <w:name w:val="批注文字 字符"/>
    <w:basedOn w:val="a0"/>
    <w:link w:val="a9"/>
    <w:rsid w:val="00932462"/>
    <w:rPr>
      <w:rFonts w:asciiTheme="minorHAnsi" w:eastAsiaTheme="minorEastAsia" w:hAnsiTheme="minorHAnsi" w:cstheme="minorBidi"/>
      <w:kern w:val="2"/>
      <w:lang w:val="en-US"/>
    </w:rPr>
  </w:style>
  <w:style w:type="paragraph" w:styleId="ab">
    <w:name w:val="annotation subject"/>
    <w:basedOn w:val="a9"/>
    <w:next w:val="a9"/>
    <w:link w:val="ac"/>
    <w:rsid w:val="00932462"/>
    <w:rPr>
      <w:b/>
      <w:bCs/>
    </w:rPr>
  </w:style>
  <w:style w:type="character" w:customStyle="1" w:styleId="ac">
    <w:name w:val="批注主题 字符"/>
    <w:basedOn w:val="aa"/>
    <w:link w:val="ab"/>
    <w:rsid w:val="00932462"/>
    <w:rPr>
      <w:rFonts w:asciiTheme="minorHAnsi" w:eastAsiaTheme="minorEastAsia" w:hAnsiTheme="minorHAnsi" w:cstheme="minorBidi"/>
      <w:b/>
      <w:bCs/>
      <w:kern w:val="2"/>
      <w:lang w:val="en-US"/>
    </w:rPr>
  </w:style>
  <w:style w:type="paragraph" w:styleId="ad">
    <w:name w:val="Revision"/>
    <w:hidden/>
    <w:uiPriority w:val="99"/>
    <w:unhideWhenUsed/>
    <w:rsid w:val="00932462"/>
    <w:rPr>
      <w:rFonts w:asciiTheme="minorHAnsi" w:eastAsiaTheme="minorEastAsia" w:hAnsiTheme="minorHAnsi" w:cstheme="minorBidi"/>
      <w:kern w:val="2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kns.cnki.net/kcms2/article/abstract?v=8XsFQqBkIexPQ4mg2vTP89ojcloTuHE96YNCAoS2ywfZCohVgeQnYl5TuN4guJHEpdxXyLEVsH5wnFrC6I8LbnQ-VFwPx-OIU1Axmj9lUZAy7QsX0U64tshulW_Hsj4xfnpv21DBxAvq3CmcLE8RlMQ6W54E55t2d_ouFMeWCkxD9qXQmrKT9j4PnipmvPX8H-zUuYNFyahWPaoPjSS9Sg==&amp;uniplatform=NZKPT&amp;language=CHS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kns.cnki.net/kcms2/article/abstract?v=8XsFQqBkIexh5X2XvfK39wlp_ikHXzi5WBSjd4UKXRZ68QvnQh9-oYqnvxuomBXX4wnQHN-Ra6teQ5n9J4jb-xLJZdMbc19tq4nrqXxVVCafqbfO8aCIGjmTs9-vSgkBB0XqIyHQ9V2n9aCBo5Vn2W4vaMYH-bEeCuevPsGbcniY92T2iY2RwBYyHMPHRjitYhB6PyCcP98dqlOAOlgvuQ==&amp;uniplatform=NZKPT&amp;language=CHS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86136</dc:creator>
  <cp:lastModifiedBy>qldaisd@126.com</cp:lastModifiedBy>
  <cp:revision>2</cp:revision>
  <dcterms:created xsi:type="dcterms:W3CDTF">2025-12-14T06:27:00Z</dcterms:created>
  <dcterms:modified xsi:type="dcterms:W3CDTF">2025-12-24T09:41:00Z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eyJoZGlkIjoiNGM5N2ZhNmUwODM1N2E4MjhhMDk5MmE4OTVmZTlmN2MiLCJ1c2VySWQiOiIxMzk5NzAyMTY2In0=</vt:lpwstr>
  </property>
  <property fmtid="{D5CDD505-2E9C-101B-9397-08002B2CF9AE}" pid="4" name="ICV">
    <vt:lpwstr>213C631360CD4B4BBBEC9062C9BAF806_13</vt:lpwstr>
  </property>
</Properties>
</file>